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48F870" w14:textId="77777777" w:rsidR="00785E8B" w:rsidRPr="00B42990" w:rsidRDefault="00BE5114">
      <w:pPr>
        <w:rPr>
          <w:b/>
          <w:color w:val="000000" w:themeColor="text1"/>
          <w:sz w:val="28"/>
          <w:szCs w:val="28"/>
          <w:u w:val="single"/>
        </w:rPr>
      </w:pPr>
      <w:r w:rsidRPr="00B42990">
        <w:rPr>
          <w:b/>
          <w:color w:val="000000" w:themeColor="text1"/>
          <w:sz w:val="28"/>
          <w:szCs w:val="28"/>
          <w:u w:val="single"/>
        </w:rPr>
        <w:t>Part 1</w:t>
      </w:r>
      <w:r w:rsidR="00257C7E" w:rsidRPr="00B42990">
        <w:rPr>
          <w:b/>
          <w:color w:val="000000" w:themeColor="text1"/>
          <w:sz w:val="28"/>
          <w:szCs w:val="28"/>
          <w:u w:val="single"/>
        </w:rPr>
        <w:t>:</w:t>
      </w:r>
    </w:p>
    <w:p w14:paraId="6B6FD127" w14:textId="77777777" w:rsidR="00BE5114" w:rsidRPr="00B42990" w:rsidRDefault="00BE5114" w:rsidP="00BE5114">
      <w:pPr>
        <w:rPr>
          <w:b/>
          <w:color w:val="000000" w:themeColor="text1"/>
          <w:sz w:val="28"/>
          <w:szCs w:val="24"/>
          <w:u w:val="single"/>
        </w:rPr>
      </w:pPr>
      <w:r w:rsidRPr="00B42990">
        <w:rPr>
          <w:b/>
          <w:color w:val="000000" w:themeColor="text1"/>
          <w:sz w:val="28"/>
          <w:szCs w:val="24"/>
          <w:u w:val="single"/>
        </w:rPr>
        <w:t>Approach:</w:t>
      </w:r>
    </w:p>
    <w:p w14:paraId="3BB7B7A9" w14:textId="77777777" w:rsidR="00C322BD" w:rsidRPr="00296C62" w:rsidRDefault="00C322BD" w:rsidP="00C322BD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Created a Twitter developer account and took elevated access for the account.</w:t>
      </w:r>
    </w:p>
    <w:p w14:paraId="120D96DA" w14:textId="77777777" w:rsidR="00C322BD" w:rsidRPr="00296C62" w:rsidRDefault="00C322BD" w:rsidP="00C322BD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Created a new application in the account (</w:t>
      </w:r>
      <w:proofErr w:type="spellStart"/>
      <w:r w:rsidRPr="00296C62">
        <w:rPr>
          <w:color w:val="000000" w:themeColor="text1"/>
          <w:sz w:val="24"/>
          <w:szCs w:val="24"/>
        </w:rPr>
        <w:t>CovidandOlympics</w:t>
      </w:r>
      <w:proofErr w:type="spellEnd"/>
      <w:r w:rsidRPr="00296C62">
        <w:rPr>
          <w:color w:val="000000" w:themeColor="text1"/>
          <w:sz w:val="24"/>
          <w:szCs w:val="24"/>
        </w:rPr>
        <w:t>).</w:t>
      </w:r>
    </w:p>
    <w:p w14:paraId="2E60F579" w14:textId="283D57C4" w:rsidR="00C322BD" w:rsidRPr="00296C62" w:rsidRDefault="002A0180" w:rsidP="00C322BD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After app creation o</w:t>
      </w:r>
      <w:r w:rsidR="00C322BD" w:rsidRPr="00296C62">
        <w:rPr>
          <w:color w:val="000000" w:themeColor="text1"/>
          <w:sz w:val="24"/>
          <w:szCs w:val="24"/>
        </w:rPr>
        <w:t>btained and stored all the keys.</w:t>
      </w:r>
    </w:p>
    <w:p w14:paraId="58B5F959" w14:textId="77777777" w:rsidR="00C322BD" w:rsidRPr="00296C62" w:rsidRDefault="00C322BD" w:rsidP="000B2705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Created a configuration file for the flume agent by specifying the consumer key, consumer secret, access token, access token secret, keywords and HDFS path. </w:t>
      </w:r>
      <w:r w:rsidR="00CC2014" w:rsidRPr="00296C62">
        <w:rPr>
          <w:color w:val="000000" w:themeColor="text1"/>
          <w:sz w:val="24"/>
          <w:szCs w:val="24"/>
        </w:rPr>
        <w:t xml:space="preserve">(Will update the contents of </w:t>
      </w:r>
      <w:proofErr w:type="gramStart"/>
      <w:r w:rsidR="00CC2014" w:rsidRPr="00296C62">
        <w:rPr>
          <w:color w:val="000000" w:themeColor="text1"/>
          <w:sz w:val="24"/>
          <w:szCs w:val="24"/>
        </w:rPr>
        <w:t>the .</w:t>
      </w:r>
      <w:proofErr w:type="spellStart"/>
      <w:r w:rsidR="00CC2014" w:rsidRPr="00296C62">
        <w:rPr>
          <w:color w:val="000000" w:themeColor="text1"/>
          <w:sz w:val="24"/>
          <w:szCs w:val="24"/>
        </w:rPr>
        <w:t>conf</w:t>
      </w:r>
      <w:proofErr w:type="spellEnd"/>
      <w:proofErr w:type="gramEnd"/>
      <w:r w:rsidR="00CC2014" w:rsidRPr="00296C62">
        <w:rPr>
          <w:color w:val="000000" w:themeColor="text1"/>
          <w:sz w:val="24"/>
          <w:szCs w:val="24"/>
        </w:rPr>
        <w:t xml:space="preserve"> file in a PDF)</w:t>
      </w:r>
    </w:p>
    <w:p w14:paraId="582BB5BB" w14:textId="44125275" w:rsidR="00C322BD" w:rsidRPr="00296C62" w:rsidRDefault="00CC2014" w:rsidP="000B2705">
      <w:pPr>
        <w:pStyle w:val="ListParagraph"/>
        <w:numPr>
          <w:ilvl w:val="0"/>
          <w:numId w:val="5"/>
        </w:numPr>
        <w:jc w:val="both"/>
        <w:rPr>
          <w:rStyle w:val="textlayer--absolute"/>
          <w:color w:val="000000" w:themeColor="text1"/>
          <w:sz w:val="24"/>
          <w:szCs w:val="24"/>
        </w:rPr>
      </w:pPr>
      <w:r w:rsidRPr="00296C62">
        <w:rPr>
          <w:rStyle w:val="textlayer--absolute"/>
          <w:color w:val="000000" w:themeColor="text1"/>
          <w:sz w:val="24"/>
          <w:szCs w:val="24"/>
        </w:rPr>
        <w:t>Created a</w:t>
      </w:r>
      <w:r w:rsidR="00F16864">
        <w:rPr>
          <w:rStyle w:val="textlayer--absolute"/>
          <w:color w:val="000000" w:themeColor="text1"/>
          <w:sz w:val="24"/>
          <w:szCs w:val="24"/>
        </w:rPr>
        <w:t xml:space="preserve"> new</w:t>
      </w:r>
      <w:r w:rsidRPr="00296C62">
        <w:rPr>
          <w:rStyle w:val="textlayer--absolute"/>
          <w:color w:val="000000" w:themeColor="text1"/>
          <w:sz w:val="24"/>
          <w:szCs w:val="24"/>
        </w:rPr>
        <w:t xml:space="preserve"> directory, to store the </w:t>
      </w:r>
      <w:r w:rsidR="00F16864">
        <w:rPr>
          <w:rStyle w:val="textlayer--absolute"/>
          <w:color w:val="000000" w:themeColor="text1"/>
          <w:sz w:val="24"/>
          <w:szCs w:val="24"/>
        </w:rPr>
        <w:t>keyword-based</w:t>
      </w:r>
      <w:r w:rsidRPr="00296C62">
        <w:rPr>
          <w:rStyle w:val="textlayer--absolute"/>
          <w:color w:val="000000" w:themeColor="text1"/>
          <w:sz w:val="24"/>
          <w:szCs w:val="24"/>
        </w:rPr>
        <w:t xml:space="preserve"> </w:t>
      </w:r>
      <w:r w:rsidR="00F16864">
        <w:rPr>
          <w:rStyle w:val="textlayer--absolute"/>
          <w:color w:val="000000" w:themeColor="text1"/>
          <w:sz w:val="24"/>
          <w:szCs w:val="24"/>
        </w:rPr>
        <w:t xml:space="preserve">data </w:t>
      </w:r>
      <w:r w:rsidRPr="00296C62">
        <w:rPr>
          <w:rStyle w:val="textlayer--absolute"/>
          <w:color w:val="000000" w:themeColor="text1"/>
          <w:sz w:val="24"/>
          <w:szCs w:val="24"/>
        </w:rPr>
        <w:t>downloaded from</w:t>
      </w:r>
      <w:r w:rsidR="00F16864">
        <w:rPr>
          <w:rStyle w:val="textlayer--absolute"/>
          <w:color w:val="000000" w:themeColor="text1"/>
          <w:sz w:val="24"/>
          <w:szCs w:val="24"/>
        </w:rPr>
        <w:t xml:space="preserve"> twitter using flume</w:t>
      </w:r>
      <w:r w:rsidRPr="00296C62">
        <w:rPr>
          <w:rStyle w:val="textlayer--absolute"/>
          <w:color w:val="000000" w:themeColor="text1"/>
          <w:sz w:val="24"/>
          <w:szCs w:val="24"/>
        </w:rPr>
        <w:t>.</w:t>
      </w:r>
    </w:p>
    <w:p w14:paraId="1FE79E14" w14:textId="7CB20455" w:rsidR="00CC2014" w:rsidRPr="00296C62" w:rsidRDefault="00CC2014" w:rsidP="000B2705">
      <w:pPr>
        <w:pStyle w:val="ListParagraph"/>
        <w:numPr>
          <w:ilvl w:val="0"/>
          <w:numId w:val="5"/>
        </w:numPr>
        <w:jc w:val="both"/>
        <w:rPr>
          <w:rStyle w:val="textlayer--absolute"/>
          <w:color w:val="000000" w:themeColor="text1"/>
          <w:sz w:val="24"/>
          <w:szCs w:val="24"/>
        </w:rPr>
      </w:pPr>
      <w:r w:rsidRPr="00296C62">
        <w:rPr>
          <w:rStyle w:val="textlayer--absolute"/>
          <w:color w:val="000000" w:themeColor="text1"/>
          <w:sz w:val="24"/>
          <w:szCs w:val="24"/>
        </w:rPr>
        <w:t xml:space="preserve">Created </w:t>
      </w:r>
      <w:proofErr w:type="gramStart"/>
      <w:r w:rsidRPr="00296C62">
        <w:rPr>
          <w:rStyle w:val="textlayer--absolute"/>
          <w:color w:val="000000" w:themeColor="text1"/>
          <w:sz w:val="24"/>
          <w:szCs w:val="24"/>
        </w:rPr>
        <w:t xml:space="preserve">a </w:t>
      </w:r>
      <w:r w:rsidR="00F16864">
        <w:rPr>
          <w:rStyle w:val="textlayer--absolute"/>
          <w:color w:val="000000" w:themeColor="text1"/>
          <w:sz w:val="24"/>
          <w:szCs w:val="24"/>
        </w:rPr>
        <w:t xml:space="preserve"> </w:t>
      </w:r>
      <w:r w:rsidRPr="00296C62">
        <w:rPr>
          <w:rStyle w:val="textlayer--absolute"/>
          <w:color w:val="000000" w:themeColor="text1"/>
          <w:sz w:val="24"/>
          <w:szCs w:val="24"/>
        </w:rPr>
        <w:t>.</w:t>
      </w:r>
      <w:proofErr w:type="spellStart"/>
      <w:proofErr w:type="gramEnd"/>
      <w:r w:rsidRPr="00296C62">
        <w:rPr>
          <w:rStyle w:val="textlayer--absolute"/>
          <w:color w:val="000000" w:themeColor="text1"/>
          <w:sz w:val="24"/>
          <w:szCs w:val="24"/>
        </w:rPr>
        <w:t>conf</w:t>
      </w:r>
      <w:proofErr w:type="spellEnd"/>
      <w:r w:rsidRPr="00296C62">
        <w:rPr>
          <w:rStyle w:val="textlayer--absolute"/>
          <w:color w:val="000000" w:themeColor="text1"/>
          <w:sz w:val="24"/>
          <w:szCs w:val="24"/>
        </w:rPr>
        <w:t xml:space="preserve"> file and moved it to the </w:t>
      </w:r>
      <w:r w:rsidR="00F16864">
        <w:rPr>
          <w:rStyle w:val="textlayer--absolute"/>
          <w:color w:val="000000" w:themeColor="text1"/>
          <w:sz w:val="24"/>
          <w:szCs w:val="24"/>
        </w:rPr>
        <w:t xml:space="preserve">local of </w:t>
      </w:r>
      <w:proofErr w:type="spellStart"/>
      <w:r w:rsidR="00F16864">
        <w:rPr>
          <w:rStyle w:val="textlayer--absolute"/>
          <w:color w:val="000000" w:themeColor="text1"/>
          <w:sz w:val="24"/>
          <w:szCs w:val="24"/>
        </w:rPr>
        <w:t>csx</w:t>
      </w:r>
      <w:proofErr w:type="spellEnd"/>
      <w:r w:rsidRPr="00296C62">
        <w:rPr>
          <w:rStyle w:val="textlayer--absolute"/>
          <w:color w:val="000000" w:themeColor="text1"/>
          <w:sz w:val="24"/>
          <w:szCs w:val="24"/>
        </w:rPr>
        <w:t xml:space="preserve"> from the system.</w:t>
      </w:r>
    </w:p>
    <w:p w14:paraId="13A82243" w14:textId="4807EAB4" w:rsidR="00CC2014" w:rsidRPr="00296C62" w:rsidRDefault="00F16864" w:rsidP="000B2705">
      <w:pPr>
        <w:pStyle w:val="ListParagraph"/>
        <w:numPr>
          <w:ilvl w:val="0"/>
          <w:numId w:val="5"/>
        </w:numPr>
        <w:jc w:val="both"/>
        <w:rPr>
          <w:rStyle w:val="textlayer--absolute"/>
          <w:color w:val="000000" w:themeColor="text1"/>
          <w:sz w:val="24"/>
          <w:szCs w:val="24"/>
        </w:rPr>
      </w:pPr>
      <w:r>
        <w:rPr>
          <w:rStyle w:val="textlayer--absolute"/>
          <w:color w:val="000000" w:themeColor="text1"/>
          <w:sz w:val="24"/>
          <w:szCs w:val="24"/>
        </w:rPr>
        <w:t>Using flume commands c</w:t>
      </w:r>
      <w:r w:rsidR="00CC2014" w:rsidRPr="00296C62">
        <w:rPr>
          <w:rStyle w:val="textlayer--absolute"/>
          <w:color w:val="000000" w:themeColor="text1"/>
          <w:sz w:val="24"/>
          <w:szCs w:val="24"/>
        </w:rPr>
        <w:t xml:space="preserve">ollected </w:t>
      </w:r>
      <w:r>
        <w:rPr>
          <w:rStyle w:val="textlayer--absolute"/>
          <w:color w:val="000000" w:themeColor="text1"/>
          <w:sz w:val="24"/>
          <w:szCs w:val="24"/>
        </w:rPr>
        <w:t xml:space="preserve">the </w:t>
      </w:r>
      <w:r w:rsidR="00CC2014" w:rsidRPr="00296C62">
        <w:rPr>
          <w:rStyle w:val="textlayer--absolute"/>
          <w:color w:val="000000" w:themeColor="text1"/>
          <w:sz w:val="24"/>
          <w:szCs w:val="24"/>
        </w:rPr>
        <w:t xml:space="preserve">data based on </w:t>
      </w:r>
      <w:r>
        <w:rPr>
          <w:rStyle w:val="textlayer--absolute"/>
          <w:color w:val="000000" w:themeColor="text1"/>
          <w:sz w:val="24"/>
          <w:szCs w:val="24"/>
        </w:rPr>
        <w:t xml:space="preserve">both </w:t>
      </w:r>
      <w:r w:rsidR="00CC2014" w:rsidRPr="00296C62">
        <w:rPr>
          <w:rStyle w:val="textlayer--absolute"/>
          <w:color w:val="000000" w:themeColor="text1"/>
          <w:sz w:val="24"/>
          <w:szCs w:val="24"/>
        </w:rPr>
        <w:t xml:space="preserve">the keywords </w:t>
      </w:r>
      <w:proofErr w:type="spellStart"/>
      <w:r w:rsidR="00CC2014" w:rsidRPr="00296C62">
        <w:rPr>
          <w:rStyle w:val="textlayer--absolute"/>
          <w:color w:val="000000" w:themeColor="text1"/>
          <w:sz w:val="24"/>
          <w:szCs w:val="24"/>
        </w:rPr>
        <w:t>Covid</w:t>
      </w:r>
      <w:proofErr w:type="spellEnd"/>
      <w:r w:rsidR="00CC2014" w:rsidRPr="00296C62">
        <w:rPr>
          <w:rStyle w:val="textlayer--absolute"/>
          <w:color w:val="000000" w:themeColor="text1"/>
          <w:sz w:val="24"/>
          <w:szCs w:val="24"/>
        </w:rPr>
        <w:t xml:space="preserve"> and Olympics.</w:t>
      </w:r>
    </w:p>
    <w:p w14:paraId="34371246" w14:textId="1B000B6A" w:rsidR="00CC2014" w:rsidRPr="00296C62" w:rsidRDefault="00CC2014" w:rsidP="000B2705">
      <w:pPr>
        <w:pStyle w:val="ListParagraph"/>
        <w:numPr>
          <w:ilvl w:val="0"/>
          <w:numId w:val="5"/>
        </w:numPr>
        <w:jc w:val="both"/>
        <w:rPr>
          <w:rStyle w:val="textlayer--absolute"/>
          <w:color w:val="000000" w:themeColor="text1"/>
          <w:sz w:val="24"/>
          <w:szCs w:val="24"/>
        </w:rPr>
      </w:pPr>
      <w:r w:rsidRPr="00296C62">
        <w:rPr>
          <w:rStyle w:val="textlayer--absolute"/>
          <w:color w:val="000000" w:themeColor="text1"/>
          <w:sz w:val="24"/>
          <w:szCs w:val="24"/>
        </w:rPr>
        <w:t xml:space="preserve">Total size of the data collected is </w:t>
      </w:r>
      <w:r w:rsidR="009A329D">
        <w:rPr>
          <w:rStyle w:val="textlayer--absolute"/>
          <w:color w:val="000000" w:themeColor="text1"/>
          <w:sz w:val="24"/>
          <w:szCs w:val="24"/>
        </w:rPr>
        <w:t>178</w:t>
      </w:r>
      <w:r w:rsidRPr="00296C62">
        <w:rPr>
          <w:rStyle w:val="textlayer--absolute"/>
          <w:color w:val="000000" w:themeColor="text1"/>
          <w:sz w:val="24"/>
          <w:szCs w:val="24"/>
        </w:rPr>
        <w:t>MB.</w:t>
      </w:r>
    </w:p>
    <w:p w14:paraId="3FC4C82B" w14:textId="4C42BE32" w:rsidR="00CC2014" w:rsidRPr="00296C62" w:rsidRDefault="00CC2014" w:rsidP="00CC2014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Killed the </w:t>
      </w:r>
      <w:r w:rsidR="00083EE6">
        <w:rPr>
          <w:color w:val="000000" w:themeColor="text1"/>
          <w:sz w:val="24"/>
          <w:szCs w:val="24"/>
        </w:rPr>
        <w:t xml:space="preserve">processed used while running </w:t>
      </w:r>
      <w:proofErr w:type="spellStart"/>
      <w:r w:rsidRPr="00296C62">
        <w:rPr>
          <w:color w:val="000000" w:themeColor="text1"/>
          <w:sz w:val="24"/>
          <w:szCs w:val="24"/>
        </w:rPr>
        <w:t>nohup</w:t>
      </w:r>
      <w:proofErr w:type="spellEnd"/>
      <w:r w:rsidRPr="00296C62">
        <w:rPr>
          <w:color w:val="000000" w:themeColor="text1"/>
          <w:sz w:val="24"/>
          <w:szCs w:val="24"/>
        </w:rPr>
        <w:t xml:space="preserve"> commands after </w:t>
      </w:r>
      <w:r w:rsidR="00F16864">
        <w:rPr>
          <w:color w:val="000000" w:themeColor="text1"/>
          <w:sz w:val="24"/>
          <w:szCs w:val="24"/>
        </w:rPr>
        <w:t xml:space="preserve">the </w:t>
      </w:r>
      <w:r w:rsidRPr="00296C62">
        <w:rPr>
          <w:color w:val="000000" w:themeColor="text1"/>
          <w:sz w:val="24"/>
          <w:szCs w:val="24"/>
        </w:rPr>
        <w:t>collection of enough data.</w:t>
      </w:r>
      <w:r w:rsidR="00083EE6">
        <w:rPr>
          <w:color w:val="000000" w:themeColor="text1"/>
          <w:sz w:val="24"/>
          <w:szCs w:val="24"/>
        </w:rPr>
        <w:t xml:space="preserve"> </w:t>
      </w:r>
    </w:p>
    <w:p w14:paraId="7B3FF10F" w14:textId="77777777" w:rsidR="007A13C0" w:rsidRPr="00296C62" w:rsidRDefault="007A13C0" w:rsidP="007A13C0">
      <w:pPr>
        <w:pStyle w:val="ListParagraph"/>
        <w:jc w:val="both"/>
        <w:rPr>
          <w:color w:val="000000" w:themeColor="text1"/>
          <w:sz w:val="24"/>
          <w:szCs w:val="24"/>
        </w:rPr>
      </w:pPr>
    </w:p>
    <w:p w14:paraId="5F0FCBAD" w14:textId="77777777" w:rsidR="00CC2014" w:rsidRPr="00B42990" w:rsidRDefault="00CC2014" w:rsidP="00CC2014">
      <w:pPr>
        <w:rPr>
          <w:b/>
          <w:color w:val="000000" w:themeColor="text1"/>
          <w:sz w:val="24"/>
          <w:szCs w:val="24"/>
          <w:u w:val="single"/>
        </w:rPr>
      </w:pPr>
      <w:r w:rsidRPr="00B42990">
        <w:rPr>
          <w:b/>
          <w:color w:val="000000" w:themeColor="text1"/>
          <w:sz w:val="28"/>
          <w:szCs w:val="28"/>
          <w:u w:val="single"/>
        </w:rPr>
        <w:t>Instructions to run code and screenshots</w:t>
      </w:r>
      <w:r w:rsidRPr="00B42990">
        <w:rPr>
          <w:b/>
          <w:color w:val="000000" w:themeColor="text1"/>
          <w:sz w:val="24"/>
          <w:szCs w:val="24"/>
          <w:u w:val="single"/>
        </w:rPr>
        <w:t>:</w:t>
      </w:r>
    </w:p>
    <w:p w14:paraId="47E1F0E0" w14:textId="77777777" w:rsidR="00366426" w:rsidRPr="00296C62" w:rsidRDefault="009C030B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1,1)</w:t>
      </w:r>
      <w:r w:rsidR="00CC2014" w:rsidRPr="00296C62">
        <w:rPr>
          <w:color w:val="000000" w:themeColor="text1"/>
          <w:sz w:val="24"/>
          <w:szCs w:val="24"/>
        </w:rPr>
        <w:t xml:space="preserve"> </w:t>
      </w:r>
      <w:r w:rsidR="00366426" w:rsidRPr="00296C62">
        <w:rPr>
          <w:color w:val="000000" w:themeColor="text1"/>
          <w:sz w:val="24"/>
          <w:szCs w:val="24"/>
        </w:rPr>
        <w:t>For creating directory in Hadoop use following command:</w:t>
      </w:r>
    </w:p>
    <w:p w14:paraId="55FF8D33" w14:textId="0F599AFC" w:rsidR="009C030B" w:rsidRDefault="00366426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- </w:t>
      </w:r>
      <w:proofErr w:type="spellStart"/>
      <w:r w:rsidRPr="00296C62">
        <w:rPr>
          <w:color w:val="000000" w:themeColor="text1"/>
          <w:sz w:val="24"/>
          <w:szCs w:val="24"/>
        </w:rPr>
        <w:t>hdfs</w:t>
      </w:r>
      <w:proofErr w:type="spellEnd"/>
      <w:r w:rsidRPr="00296C62">
        <w:rPr>
          <w:color w:val="000000" w:themeColor="text1"/>
          <w:sz w:val="24"/>
          <w:szCs w:val="24"/>
        </w:rPr>
        <w:t xml:space="preserve"> </w:t>
      </w:r>
      <w:proofErr w:type="spellStart"/>
      <w:r w:rsidRPr="00296C62">
        <w:rPr>
          <w:color w:val="000000" w:themeColor="text1"/>
          <w:sz w:val="24"/>
          <w:szCs w:val="24"/>
        </w:rPr>
        <w:t>dfs</w:t>
      </w:r>
      <w:proofErr w:type="spellEnd"/>
      <w:r w:rsidRPr="00296C62">
        <w:rPr>
          <w:color w:val="000000" w:themeColor="text1"/>
          <w:sz w:val="24"/>
          <w:szCs w:val="24"/>
        </w:rPr>
        <w:t xml:space="preserve"> –</w:t>
      </w:r>
      <w:proofErr w:type="spellStart"/>
      <w:r w:rsidRPr="00296C62">
        <w:rPr>
          <w:color w:val="000000" w:themeColor="text1"/>
          <w:sz w:val="24"/>
          <w:szCs w:val="24"/>
        </w:rPr>
        <w:t>mkdir</w:t>
      </w:r>
      <w:proofErr w:type="spellEnd"/>
      <w:r w:rsidRPr="00296C62">
        <w:rPr>
          <w:color w:val="000000" w:themeColor="text1"/>
          <w:sz w:val="24"/>
          <w:szCs w:val="24"/>
        </w:rPr>
        <w:t xml:space="preserve"> /user/</w:t>
      </w:r>
      <w:proofErr w:type="spellStart"/>
      <w:r w:rsidRPr="00296C62">
        <w:rPr>
          <w:color w:val="000000" w:themeColor="text1"/>
          <w:sz w:val="24"/>
          <w:szCs w:val="24"/>
        </w:rPr>
        <w:t>ssamine</w:t>
      </w:r>
      <w:proofErr w:type="spellEnd"/>
      <w:r w:rsidRPr="00296C62">
        <w:rPr>
          <w:color w:val="000000" w:themeColor="text1"/>
          <w:sz w:val="24"/>
          <w:szCs w:val="24"/>
        </w:rPr>
        <w:t>/</w:t>
      </w:r>
      <w:proofErr w:type="spellStart"/>
      <w:r w:rsidRPr="00296C62">
        <w:rPr>
          <w:color w:val="000000" w:themeColor="text1"/>
          <w:sz w:val="24"/>
          <w:szCs w:val="24"/>
        </w:rPr>
        <w:t>covid_olympics</w:t>
      </w:r>
      <w:r w:rsidR="00296C62">
        <w:rPr>
          <w:color w:val="000000" w:themeColor="text1"/>
          <w:sz w:val="24"/>
          <w:szCs w:val="24"/>
        </w:rPr>
        <w:t>_dt</w:t>
      </w:r>
      <w:proofErr w:type="spellEnd"/>
      <w:r w:rsidRPr="00296C62">
        <w:rPr>
          <w:color w:val="000000" w:themeColor="text1"/>
          <w:sz w:val="24"/>
          <w:szCs w:val="24"/>
        </w:rPr>
        <w:t xml:space="preserve"> (for </w:t>
      </w:r>
      <w:proofErr w:type="spellStart"/>
      <w:r w:rsidRPr="00296C62">
        <w:rPr>
          <w:color w:val="000000" w:themeColor="text1"/>
          <w:sz w:val="24"/>
          <w:szCs w:val="24"/>
        </w:rPr>
        <w:t>covid</w:t>
      </w:r>
      <w:proofErr w:type="spellEnd"/>
      <w:r w:rsidRPr="00296C62">
        <w:rPr>
          <w:color w:val="000000" w:themeColor="text1"/>
          <w:sz w:val="24"/>
          <w:szCs w:val="24"/>
        </w:rPr>
        <w:t xml:space="preserve"> and Olympics keyword data)</w:t>
      </w:r>
    </w:p>
    <w:p w14:paraId="7B9B6D24" w14:textId="77777777" w:rsidR="0025050A" w:rsidRPr="00296C62" w:rsidRDefault="0025050A" w:rsidP="00CC2014">
      <w:pPr>
        <w:rPr>
          <w:del w:id="0" w:author="Nadella, Nithin" w:date="2022-03-07T13:21:00Z"/>
          <w:noProof/>
          <w:color w:val="000000" w:themeColor="text1"/>
          <w:sz w:val="24"/>
          <w:szCs w:val="24"/>
        </w:rPr>
      </w:pPr>
    </w:p>
    <w:p w14:paraId="2B323BAD" w14:textId="7FEB2848" w:rsidR="00366426" w:rsidRPr="00296C62" w:rsidRDefault="00296C62" w:rsidP="00366426">
      <w:pPr>
        <w:rPr>
          <w:ins w:id="1" w:author="Nadella, Nithin" w:date="2022-03-07T13:21:00Z"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B7556ED" wp14:editId="65229C79">
            <wp:extent cx="5840569" cy="27045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7" r="1615" b="32540"/>
                    <a:stretch/>
                  </pic:blipFill>
                  <pic:spPr bwMode="auto">
                    <a:xfrm>
                      <a:off x="0" y="0"/>
                      <a:ext cx="5847617" cy="27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50476" w14:textId="77777777" w:rsidR="009C030B" w:rsidRPr="00296C62" w:rsidRDefault="009C030B" w:rsidP="00CC2014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Figure 1: Shows the creation of a directory</w:t>
      </w:r>
    </w:p>
    <w:p w14:paraId="36690C38" w14:textId="77777777" w:rsidR="00A11544" w:rsidRPr="00296C62" w:rsidRDefault="00A11544" w:rsidP="00CC2014">
      <w:pPr>
        <w:rPr>
          <w:color w:val="000000" w:themeColor="text1"/>
          <w:sz w:val="24"/>
          <w:szCs w:val="24"/>
        </w:rPr>
      </w:pPr>
    </w:p>
    <w:p w14:paraId="034AE74E" w14:textId="77777777" w:rsidR="00366426" w:rsidRPr="00296C62" w:rsidRDefault="009C030B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1,2) </w:t>
      </w:r>
      <w:r w:rsidR="00366426" w:rsidRPr="00296C62">
        <w:rPr>
          <w:color w:val="000000" w:themeColor="text1"/>
          <w:sz w:val="24"/>
          <w:szCs w:val="24"/>
        </w:rPr>
        <w:t>For collecting the data from twitter using Flume use the following command:</w:t>
      </w:r>
    </w:p>
    <w:p w14:paraId="27E219F3" w14:textId="77777777" w:rsidR="00366426" w:rsidRPr="00296C62" w:rsidRDefault="00366426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- </w:t>
      </w:r>
      <w:proofErr w:type="spellStart"/>
      <w:r w:rsidRPr="00296C62">
        <w:rPr>
          <w:color w:val="000000" w:themeColor="text1"/>
          <w:sz w:val="24"/>
          <w:szCs w:val="24"/>
        </w:rPr>
        <w:t>nohup</w:t>
      </w:r>
      <w:proofErr w:type="spellEnd"/>
      <w:r w:rsidRPr="00296C62">
        <w:rPr>
          <w:color w:val="000000" w:themeColor="text1"/>
          <w:sz w:val="24"/>
          <w:szCs w:val="24"/>
        </w:rPr>
        <w:t xml:space="preserve"> $FLUME_HOME/bin/flume/-ng agent –n </w:t>
      </w:r>
      <w:proofErr w:type="spellStart"/>
      <w:r w:rsidRPr="00296C62">
        <w:rPr>
          <w:color w:val="000000" w:themeColor="text1"/>
          <w:sz w:val="24"/>
          <w:szCs w:val="24"/>
        </w:rPr>
        <w:t>TwitterAgent</w:t>
      </w:r>
      <w:proofErr w:type="spellEnd"/>
      <w:r w:rsidRPr="00296C62">
        <w:rPr>
          <w:color w:val="000000" w:themeColor="text1"/>
          <w:sz w:val="24"/>
          <w:szCs w:val="24"/>
        </w:rPr>
        <w:t xml:space="preserve"> -f/home/</w:t>
      </w:r>
      <w:proofErr w:type="spellStart"/>
      <w:r w:rsidRPr="00296C62">
        <w:rPr>
          <w:color w:val="000000" w:themeColor="text1"/>
          <w:sz w:val="24"/>
          <w:szCs w:val="24"/>
        </w:rPr>
        <w:t>ssamine</w:t>
      </w:r>
      <w:proofErr w:type="spellEnd"/>
      <w:r w:rsidRPr="00296C62">
        <w:rPr>
          <w:color w:val="000000" w:themeColor="text1"/>
          <w:sz w:val="24"/>
          <w:szCs w:val="24"/>
        </w:rPr>
        <w:t>/</w:t>
      </w:r>
      <w:proofErr w:type="spellStart"/>
      <w:r w:rsidRPr="00296C62">
        <w:rPr>
          <w:color w:val="000000" w:themeColor="text1"/>
          <w:sz w:val="24"/>
          <w:szCs w:val="24"/>
        </w:rPr>
        <w:t>covid_olympics.conf</w:t>
      </w:r>
      <w:proofErr w:type="spellEnd"/>
      <w:r w:rsidRPr="00296C62">
        <w:rPr>
          <w:color w:val="000000" w:themeColor="text1"/>
          <w:sz w:val="24"/>
          <w:szCs w:val="24"/>
        </w:rPr>
        <w:t xml:space="preserve"> –</w:t>
      </w:r>
      <w:proofErr w:type="spellStart"/>
      <w:r w:rsidRPr="00296C62">
        <w:rPr>
          <w:color w:val="000000" w:themeColor="text1"/>
          <w:sz w:val="24"/>
          <w:szCs w:val="24"/>
        </w:rPr>
        <w:t>conf</w:t>
      </w:r>
      <w:proofErr w:type="spellEnd"/>
      <w:r w:rsidRPr="00296C62">
        <w:rPr>
          <w:color w:val="000000" w:themeColor="text1"/>
          <w:sz w:val="24"/>
          <w:szCs w:val="24"/>
        </w:rPr>
        <w:t xml:space="preserve"> /</w:t>
      </w:r>
      <w:proofErr w:type="spellStart"/>
      <w:r w:rsidRPr="00296C62">
        <w:rPr>
          <w:color w:val="000000" w:themeColor="text1"/>
          <w:sz w:val="24"/>
          <w:szCs w:val="24"/>
        </w:rPr>
        <w:t>usr</w:t>
      </w:r>
      <w:proofErr w:type="spellEnd"/>
      <w:r w:rsidRPr="00296C62">
        <w:rPr>
          <w:color w:val="000000" w:themeColor="text1"/>
          <w:sz w:val="24"/>
          <w:szCs w:val="24"/>
        </w:rPr>
        <w:t>/local/flume/</w:t>
      </w:r>
      <w:proofErr w:type="spellStart"/>
      <w:r w:rsidRPr="00296C62">
        <w:rPr>
          <w:color w:val="000000" w:themeColor="text1"/>
          <w:sz w:val="24"/>
          <w:szCs w:val="24"/>
        </w:rPr>
        <w:t>conf</w:t>
      </w:r>
      <w:proofErr w:type="spellEnd"/>
      <w:r w:rsidRPr="00296C62">
        <w:rPr>
          <w:color w:val="000000" w:themeColor="text1"/>
          <w:sz w:val="24"/>
          <w:szCs w:val="24"/>
        </w:rPr>
        <w:t xml:space="preserve"> &amp;</w:t>
      </w:r>
    </w:p>
    <w:p w14:paraId="5B8B6D1B" w14:textId="2E156C27" w:rsidR="009C030B" w:rsidRPr="00296C62" w:rsidRDefault="00296C62" w:rsidP="0036642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6E2D210" wp14:editId="6FF6DC3F">
            <wp:extent cx="5859887" cy="1989455"/>
            <wp:effectExtent l="0" t="0" r="762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18" r="1387" b="6528"/>
                    <a:stretch/>
                  </pic:blipFill>
                  <pic:spPr bwMode="auto">
                    <a:xfrm>
                      <a:off x="0" y="0"/>
                      <a:ext cx="5861218" cy="198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596DA" w14:textId="77777777" w:rsidR="009C030B" w:rsidRPr="00296C62" w:rsidRDefault="009C030B" w:rsidP="00CC2014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Figure 2: Shows the command for data downloading from twitter using flume</w:t>
      </w:r>
    </w:p>
    <w:p w14:paraId="047BB57C" w14:textId="77777777" w:rsidR="00366426" w:rsidRPr="00296C62" w:rsidRDefault="009C030B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1,3) </w:t>
      </w:r>
      <w:r w:rsidR="00366426" w:rsidRPr="00296C62">
        <w:rPr>
          <w:color w:val="000000" w:themeColor="text1"/>
          <w:sz w:val="24"/>
          <w:szCs w:val="24"/>
        </w:rPr>
        <w:t>To check if the data is downloading and the downloaded data size, use the following command:</w:t>
      </w:r>
    </w:p>
    <w:p w14:paraId="3FB59656" w14:textId="295090CC" w:rsidR="009C030B" w:rsidRPr="00296C62" w:rsidRDefault="00366426" w:rsidP="00366426">
      <w:pPr>
        <w:rPr>
          <w:noProof/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- </w:t>
      </w:r>
      <w:proofErr w:type="spellStart"/>
      <w:r w:rsidRPr="00296C62">
        <w:rPr>
          <w:color w:val="000000" w:themeColor="text1"/>
          <w:sz w:val="24"/>
          <w:szCs w:val="24"/>
        </w:rPr>
        <w:t>hdfs</w:t>
      </w:r>
      <w:proofErr w:type="spellEnd"/>
      <w:r w:rsidRPr="00296C62">
        <w:rPr>
          <w:color w:val="000000" w:themeColor="text1"/>
          <w:sz w:val="24"/>
          <w:szCs w:val="24"/>
        </w:rPr>
        <w:t xml:space="preserve"> </w:t>
      </w:r>
      <w:proofErr w:type="spellStart"/>
      <w:r w:rsidRPr="00296C62">
        <w:rPr>
          <w:color w:val="000000" w:themeColor="text1"/>
          <w:sz w:val="24"/>
          <w:szCs w:val="24"/>
        </w:rPr>
        <w:t>dfs</w:t>
      </w:r>
      <w:proofErr w:type="spellEnd"/>
      <w:r w:rsidRPr="00296C62">
        <w:rPr>
          <w:color w:val="000000" w:themeColor="text1"/>
          <w:sz w:val="24"/>
          <w:szCs w:val="24"/>
        </w:rPr>
        <w:t xml:space="preserve"> –du –s –h /user/</w:t>
      </w:r>
      <w:proofErr w:type="spellStart"/>
      <w:r w:rsidRPr="00296C62">
        <w:rPr>
          <w:color w:val="000000" w:themeColor="text1"/>
          <w:sz w:val="24"/>
          <w:szCs w:val="24"/>
        </w:rPr>
        <w:t>ssamine</w:t>
      </w:r>
      <w:proofErr w:type="spellEnd"/>
      <w:r w:rsidRPr="00296C62">
        <w:rPr>
          <w:color w:val="000000" w:themeColor="text1"/>
          <w:sz w:val="24"/>
          <w:szCs w:val="24"/>
        </w:rPr>
        <w:t>/</w:t>
      </w:r>
      <w:proofErr w:type="spellStart"/>
      <w:r w:rsidRPr="00296C62">
        <w:rPr>
          <w:color w:val="000000" w:themeColor="text1"/>
          <w:sz w:val="24"/>
          <w:szCs w:val="24"/>
        </w:rPr>
        <w:t>covid_olympics</w:t>
      </w:r>
      <w:r w:rsidR="00296C62">
        <w:rPr>
          <w:color w:val="000000" w:themeColor="text1"/>
          <w:sz w:val="24"/>
          <w:szCs w:val="24"/>
        </w:rPr>
        <w:t>_dt</w:t>
      </w:r>
      <w:proofErr w:type="spellEnd"/>
    </w:p>
    <w:p w14:paraId="0E91E4F9" w14:textId="5CC41A0B" w:rsidR="00366426" w:rsidRPr="00296C62" w:rsidRDefault="00FF730C" w:rsidP="0036642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A281247" wp14:editId="33A10348">
            <wp:extent cx="5859887" cy="1635125"/>
            <wp:effectExtent l="0" t="0" r="762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06" r="1320" b="19415"/>
                    <a:stretch/>
                  </pic:blipFill>
                  <pic:spPr bwMode="auto">
                    <a:xfrm>
                      <a:off x="0" y="0"/>
                      <a:ext cx="5865105" cy="163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3A68" w14:textId="77777777" w:rsidR="009C030B" w:rsidRPr="00296C62" w:rsidRDefault="009C030B" w:rsidP="00CC2014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Figure 3: Shows the command to view the downloading data and size </w:t>
      </w:r>
    </w:p>
    <w:p w14:paraId="44AE8777" w14:textId="77777777" w:rsidR="00A11544" w:rsidRPr="00296C62" w:rsidRDefault="00A11544" w:rsidP="00CC2014">
      <w:pPr>
        <w:rPr>
          <w:color w:val="000000" w:themeColor="text1"/>
          <w:sz w:val="24"/>
          <w:szCs w:val="24"/>
        </w:rPr>
      </w:pPr>
    </w:p>
    <w:p w14:paraId="287E1EB2" w14:textId="77777777" w:rsidR="00366426" w:rsidRPr="00296C62" w:rsidRDefault="009C030B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1,4) </w:t>
      </w:r>
      <w:r w:rsidR="00366426" w:rsidRPr="00296C62">
        <w:rPr>
          <w:color w:val="000000" w:themeColor="text1"/>
          <w:sz w:val="24"/>
          <w:szCs w:val="24"/>
        </w:rPr>
        <w:t xml:space="preserve">To stop the </w:t>
      </w:r>
      <w:proofErr w:type="spellStart"/>
      <w:r w:rsidR="00366426" w:rsidRPr="00296C62">
        <w:rPr>
          <w:color w:val="000000" w:themeColor="text1"/>
          <w:sz w:val="24"/>
          <w:szCs w:val="24"/>
        </w:rPr>
        <w:t>nohup</w:t>
      </w:r>
      <w:proofErr w:type="spellEnd"/>
      <w:r w:rsidR="00366426" w:rsidRPr="00296C62">
        <w:rPr>
          <w:color w:val="000000" w:themeColor="text1"/>
          <w:sz w:val="24"/>
          <w:szCs w:val="24"/>
        </w:rPr>
        <w:t xml:space="preserve"> processes after collecting enough data use the following command:</w:t>
      </w:r>
    </w:p>
    <w:p w14:paraId="096C4C4A" w14:textId="606B635C" w:rsidR="00366426" w:rsidRPr="00296C62" w:rsidRDefault="00366426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- Kill </w:t>
      </w:r>
      <w:r w:rsidR="000E2E05">
        <w:rPr>
          <w:color w:val="000000" w:themeColor="text1"/>
          <w:sz w:val="24"/>
          <w:szCs w:val="24"/>
        </w:rPr>
        <w:t xml:space="preserve">-9 </w:t>
      </w:r>
      <w:bookmarkStart w:id="2" w:name="_GoBack"/>
      <w:bookmarkEnd w:id="2"/>
      <w:r w:rsidR="00296C62">
        <w:rPr>
          <w:color w:val="000000" w:themeColor="text1"/>
          <w:sz w:val="24"/>
          <w:szCs w:val="24"/>
        </w:rPr>
        <w:t>processid</w:t>
      </w:r>
    </w:p>
    <w:p w14:paraId="4E276B99" w14:textId="7FA84770" w:rsidR="00A11544" w:rsidRPr="00296C62" w:rsidRDefault="00296C62" w:rsidP="00366426">
      <w:pPr>
        <w:rPr>
          <w:ins w:id="3" w:author="Nadella, Nithin" w:date="2022-03-07T13:21:00Z"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(Used the command to kill all the processes running for my id: ‘</w:t>
      </w:r>
      <w:proofErr w:type="spellStart"/>
      <w:r>
        <w:rPr>
          <w:color w:val="000000" w:themeColor="text1"/>
          <w:sz w:val="24"/>
          <w:szCs w:val="24"/>
        </w:rPr>
        <w:t>pkill</w:t>
      </w:r>
      <w:proofErr w:type="spellEnd"/>
      <w:r>
        <w:rPr>
          <w:color w:val="000000" w:themeColor="text1"/>
          <w:sz w:val="24"/>
          <w:szCs w:val="24"/>
        </w:rPr>
        <w:t xml:space="preserve"> -KILL -u </w:t>
      </w:r>
      <w:proofErr w:type="spellStart"/>
      <w:r>
        <w:rPr>
          <w:color w:val="000000" w:themeColor="text1"/>
          <w:sz w:val="24"/>
          <w:szCs w:val="24"/>
        </w:rPr>
        <w:t>ssamine</w:t>
      </w:r>
      <w:proofErr w:type="spellEnd"/>
      <w:r>
        <w:rPr>
          <w:color w:val="000000" w:themeColor="text1"/>
          <w:sz w:val="24"/>
          <w:szCs w:val="24"/>
        </w:rPr>
        <w:t xml:space="preserve"> -f flume’, As the data download didn’t stop after killing the process id)</w:t>
      </w:r>
    </w:p>
    <w:p w14:paraId="2A346AEF" w14:textId="4C422F7C" w:rsidR="00366426" w:rsidRPr="00296C62" w:rsidRDefault="00FF730C" w:rsidP="0036642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247779" wp14:editId="388C126F">
            <wp:extent cx="5853448" cy="65659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92" r="1478" b="29850"/>
                    <a:stretch/>
                  </pic:blipFill>
                  <pic:spPr bwMode="auto">
                    <a:xfrm>
                      <a:off x="0" y="0"/>
                      <a:ext cx="5855739" cy="65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79929" w14:textId="77777777" w:rsidR="00A11544" w:rsidRPr="00296C62" w:rsidRDefault="00A11544" w:rsidP="00CC2014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Figure 4: Shows the command to stop download by killing process ID</w:t>
      </w:r>
    </w:p>
    <w:p w14:paraId="109B9CCE" w14:textId="77777777" w:rsidR="00A11544" w:rsidRPr="00296C62" w:rsidRDefault="00A11544" w:rsidP="00CC2014">
      <w:pPr>
        <w:rPr>
          <w:color w:val="000000" w:themeColor="text1"/>
          <w:sz w:val="24"/>
          <w:szCs w:val="24"/>
        </w:rPr>
      </w:pPr>
    </w:p>
    <w:p w14:paraId="3095733D" w14:textId="77777777" w:rsidR="00366426" w:rsidRPr="00296C62" w:rsidRDefault="009C030B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lastRenderedPageBreak/>
        <w:t xml:space="preserve">1,5) </w:t>
      </w:r>
      <w:r w:rsidR="00366426" w:rsidRPr="00296C62">
        <w:rPr>
          <w:color w:val="000000" w:themeColor="text1"/>
          <w:sz w:val="24"/>
          <w:szCs w:val="24"/>
        </w:rPr>
        <w:t>To check on the data downloaded:</w:t>
      </w:r>
    </w:p>
    <w:p w14:paraId="57A7E6CE" w14:textId="677AF8F9" w:rsidR="00A11544" w:rsidRPr="00296C62" w:rsidRDefault="00366426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- </w:t>
      </w:r>
      <w:proofErr w:type="spellStart"/>
      <w:r w:rsidRPr="00296C62">
        <w:rPr>
          <w:color w:val="000000" w:themeColor="text1"/>
          <w:sz w:val="24"/>
          <w:szCs w:val="24"/>
        </w:rPr>
        <w:t>hdfs</w:t>
      </w:r>
      <w:proofErr w:type="spellEnd"/>
      <w:r w:rsidRPr="00296C62">
        <w:rPr>
          <w:color w:val="000000" w:themeColor="text1"/>
          <w:sz w:val="24"/>
          <w:szCs w:val="24"/>
        </w:rPr>
        <w:t xml:space="preserve"> </w:t>
      </w:r>
      <w:proofErr w:type="spellStart"/>
      <w:r w:rsidRPr="00296C62">
        <w:rPr>
          <w:color w:val="000000" w:themeColor="text1"/>
          <w:sz w:val="24"/>
          <w:szCs w:val="24"/>
        </w:rPr>
        <w:t>dfs</w:t>
      </w:r>
      <w:proofErr w:type="spellEnd"/>
      <w:r w:rsidRPr="00296C62">
        <w:rPr>
          <w:color w:val="000000" w:themeColor="text1"/>
          <w:sz w:val="24"/>
          <w:szCs w:val="24"/>
        </w:rPr>
        <w:t xml:space="preserve"> -ls /user/</w:t>
      </w:r>
      <w:proofErr w:type="spellStart"/>
      <w:r w:rsidRPr="00296C62">
        <w:rPr>
          <w:color w:val="000000" w:themeColor="text1"/>
          <w:sz w:val="24"/>
          <w:szCs w:val="24"/>
        </w:rPr>
        <w:t>ssamine</w:t>
      </w:r>
      <w:proofErr w:type="spellEnd"/>
      <w:r w:rsidRPr="00296C62">
        <w:rPr>
          <w:color w:val="000000" w:themeColor="text1"/>
          <w:sz w:val="24"/>
          <w:szCs w:val="24"/>
        </w:rPr>
        <w:t>/</w:t>
      </w:r>
      <w:proofErr w:type="spellStart"/>
      <w:r w:rsidRPr="00296C62">
        <w:rPr>
          <w:color w:val="000000" w:themeColor="text1"/>
          <w:sz w:val="24"/>
          <w:szCs w:val="24"/>
        </w:rPr>
        <w:t>covid_olympics</w:t>
      </w:r>
      <w:r w:rsidR="00296C62">
        <w:rPr>
          <w:color w:val="000000" w:themeColor="text1"/>
          <w:sz w:val="24"/>
          <w:szCs w:val="24"/>
        </w:rPr>
        <w:t>_dt</w:t>
      </w:r>
      <w:proofErr w:type="spellEnd"/>
      <w:r w:rsidRPr="00296C62">
        <w:rPr>
          <w:color w:val="000000" w:themeColor="text1"/>
          <w:sz w:val="24"/>
          <w:szCs w:val="24"/>
        </w:rPr>
        <w:t>/2022/03/</w:t>
      </w:r>
      <w:r w:rsidR="00296C62">
        <w:rPr>
          <w:color w:val="000000" w:themeColor="text1"/>
          <w:sz w:val="24"/>
          <w:szCs w:val="24"/>
        </w:rPr>
        <w:t>06/23</w:t>
      </w:r>
      <w:r w:rsidRPr="00296C62">
        <w:rPr>
          <w:color w:val="000000" w:themeColor="text1"/>
          <w:sz w:val="24"/>
          <w:szCs w:val="24"/>
        </w:rPr>
        <w:t xml:space="preserve"> </w:t>
      </w:r>
      <w:proofErr w:type="gramStart"/>
      <w:r w:rsidRPr="00296C62">
        <w:rPr>
          <w:color w:val="000000" w:themeColor="text1"/>
          <w:sz w:val="24"/>
          <w:szCs w:val="24"/>
        </w:rPr>
        <w:t>( year</w:t>
      </w:r>
      <w:proofErr w:type="gramEnd"/>
      <w:r w:rsidRPr="00296C62">
        <w:rPr>
          <w:color w:val="000000" w:themeColor="text1"/>
          <w:sz w:val="24"/>
          <w:szCs w:val="24"/>
        </w:rPr>
        <w:t>/month/date/time)</w:t>
      </w:r>
      <w:ins w:id="4" w:author="Nadella, Nithin" w:date="2022-03-07T13:21:00Z">
        <w:r w:rsidRPr="00296C62">
          <w:rPr>
            <w:color w:val="000000" w:themeColor="text1"/>
            <w:sz w:val="24"/>
            <w:szCs w:val="24"/>
          </w:rPr>
          <w:t xml:space="preserve"> </w:t>
        </w:r>
      </w:ins>
    </w:p>
    <w:p w14:paraId="61EC01C3" w14:textId="70B06F51" w:rsidR="00366426" w:rsidRPr="00296C62" w:rsidRDefault="00FF730C" w:rsidP="0036642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BAB6339" wp14:editId="6C7E7417">
            <wp:extent cx="5834130" cy="32829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67" r="1747" b="4598"/>
                    <a:stretch/>
                  </pic:blipFill>
                  <pic:spPr bwMode="auto">
                    <a:xfrm>
                      <a:off x="0" y="0"/>
                      <a:ext cx="5839763" cy="32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AEBED" w14:textId="20EB9310" w:rsidR="00FF730C" w:rsidRDefault="00FF730C" w:rsidP="00CC2014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8758310" wp14:editId="555D99A5">
            <wp:extent cx="5939155" cy="2215166"/>
            <wp:effectExtent l="0" t="0" r="4445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1" t="8865" r="1301" b="24789"/>
                    <a:stretch/>
                  </pic:blipFill>
                  <pic:spPr bwMode="auto">
                    <a:xfrm>
                      <a:off x="0" y="0"/>
                      <a:ext cx="5943600" cy="221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F69BB" w14:textId="046183AE" w:rsidR="00A11544" w:rsidRDefault="00A11544" w:rsidP="00CC2014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Figure 5: Shows the command to view the downloaded data</w:t>
      </w:r>
    </w:p>
    <w:p w14:paraId="2C0558E5" w14:textId="77777777" w:rsidR="00FF730C" w:rsidRPr="00296C62" w:rsidRDefault="00FF730C" w:rsidP="00CC2014">
      <w:pPr>
        <w:rPr>
          <w:color w:val="000000" w:themeColor="text1"/>
          <w:sz w:val="24"/>
          <w:szCs w:val="24"/>
        </w:rPr>
      </w:pPr>
    </w:p>
    <w:p w14:paraId="4A0A93DD" w14:textId="77777777" w:rsidR="00366426" w:rsidRPr="00296C62" w:rsidRDefault="009C030B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1,6) </w:t>
      </w:r>
      <w:r w:rsidR="00366426" w:rsidRPr="00296C62">
        <w:rPr>
          <w:color w:val="000000" w:themeColor="text1"/>
          <w:sz w:val="24"/>
          <w:szCs w:val="24"/>
        </w:rPr>
        <w:t>To view the content of a file in HDFS that stores the tweets:</w:t>
      </w:r>
    </w:p>
    <w:p w14:paraId="48CDEB45" w14:textId="4F598058" w:rsidR="00A11544" w:rsidRPr="00296C62" w:rsidRDefault="00366426" w:rsidP="00366426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 xml:space="preserve">- </w:t>
      </w:r>
      <w:proofErr w:type="spellStart"/>
      <w:r w:rsidRPr="00296C62">
        <w:rPr>
          <w:color w:val="000000" w:themeColor="text1"/>
          <w:sz w:val="24"/>
          <w:szCs w:val="24"/>
        </w:rPr>
        <w:t>hdfs</w:t>
      </w:r>
      <w:proofErr w:type="spellEnd"/>
      <w:r w:rsidRPr="00296C62">
        <w:rPr>
          <w:color w:val="000000" w:themeColor="text1"/>
          <w:sz w:val="24"/>
          <w:szCs w:val="24"/>
        </w:rPr>
        <w:t xml:space="preserve"> </w:t>
      </w:r>
      <w:proofErr w:type="spellStart"/>
      <w:r w:rsidRPr="00296C62">
        <w:rPr>
          <w:color w:val="000000" w:themeColor="text1"/>
          <w:sz w:val="24"/>
          <w:szCs w:val="24"/>
        </w:rPr>
        <w:t>dfs</w:t>
      </w:r>
      <w:proofErr w:type="spellEnd"/>
      <w:r w:rsidRPr="00296C62">
        <w:rPr>
          <w:color w:val="000000" w:themeColor="text1"/>
          <w:sz w:val="24"/>
          <w:szCs w:val="24"/>
        </w:rPr>
        <w:t xml:space="preserve"> -cat /user/ssamine/covid_olympics</w:t>
      </w:r>
      <w:r w:rsidR="00296C62">
        <w:rPr>
          <w:color w:val="000000" w:themeColor="text1"/>
          <w:sz w:val="24"/>
          <w:szCs w:val="24"/>
        </w:rPr>
        <w:t>_dt</w:t>
      </w:r>
      <w:r w:rsidRPr="00296C62">
        <w:rPr>
          <w:color w:val="000000" w:themeColor="text1"/>
          <w:sz w:val="24"/>
          <w:szCs w:val="24"/>
        </w:rPr>
        <w:t>/2022/03/</w:t>
      </w:r>
      <w:r w:rsidR="00296C62">
        <w:rPr>
          <w:color w:val="000000" w:themeColor="text1"/>
          <w:sz w:val="24"/>
          <w:szCs w:val="24"/>
        </w:rPr>
        <w:t>06/23</w:t>
      </w:r>
      <w:r w:rsidRPr="00296C62">
        <w:rPr>
          <w:color w:val="000000" w:themeColor="text1"/>
          <w:sz w:val="24"/>
          <w:szCs w:val="24"/>
        </w:rPr>
        <w:t>/FlumeData.</w:t>
      </w:r>
      <w:proofErr w:type="gramStart"/>
      <w:r w:rsidR="00296C62">
        <w:rPr>
          <w:color w:val="000000" w:themeColor="text1"/>
          <w:sz w:val="24"/>
          <w:szCs w:val="24"/>
        </w:rPr>
        <w:t>1646630307663</w:t>
      </w:r>
      <w:r w:rsidR="00296C62" w:rsidRPr="00296C62">
        <w:rPr>
          <w:color w:val="000000" w:themeColor="text1"/>
          <w:sz w:val="24"/>
          <w:szCs w:val="24"/>
        </w:rPr>
        <w:t xml:space="preserve"> </w:t>
      </w:r>
      <w:r w:rsidRPr="00296C62">
        <w:rPr>
          <w:color w:val="000000" w:themeColor="text1"/>
          <w:sz w:val="24"/>
          <w:szCs w:val="24"/>
        </w:rPr>
        <w:t xml:space="preserve"> (</w:t>
      </w:r>
      <w:proofErr w:type="gramEnd"/>
      <w:r w:rsidRPr="00296C62">
        <w:rPr>
          <w:color w:val="000000" w:themeColor="text1"/>
          <w:sz w:val="24"/>
          <w:szCs w:val="24"/>
        </w:rPr>
        <w:t>a record id that was downloaded)</w:t>
      </w:r>
    </w:p>
    <w:p w14:paraId="7D85DBC5" w14:textId="40FB4AE9" w:rsidR="00366426" w:rsidRPr="00296C62" w:rsidRDefault="00E90E28" w:rsidP="00366426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0375A656" wp14:editId="694791B4">
            <wp:extent cx="5821251" cy="2929673"/>
            <wp:effectExtent l="0" t="0" r="8255" b="444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6" r="2048" b="5566"/>
                    <a:stretch/>
                  </pic:blipFill>
                  <pic:spPr bwMode="auto">
                    <a:xfrm>
                      <a:off x="0" y="0"/>
                      <a:ext cx="5821873" cy="292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79CDF" w14:textId="77777777" w:rsidR="00A11544" w:rsidRPr="00296C62" w:rsidRDefault="00A11544" w:rsidP="00CC2014">
      <w:pPr>
        <w:rPr>
          <w:color w:val="000000" w:themeColor="text1"/>
          <w:sz w:val="24"/>
          <w:szCs w:val="24"/>
        </w:rPr>
      </w:pPr>
      <w:r w:rsidRPr="00296C62">
        <w:rPr>
          <w:color w:val="000000" w:themeColor="text1"/>
          <w:sz w:val="24"/>
          <w:szCs w:val="24"/>
        </w:rPr>
        <w:t>Figure 6: Shows the command to view the contents of a file in HDFS which stores tweets</w:t>
      </w:r>
    </w:p>
    <w:sectPr w:rsidR="00A11544" w:rsidRPr="00296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C4BC1"/>
    <w:multiLevelType w:val="hybridMultilevel"/>
    <w:tmpl w:val="C2D64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D51BB"/>
    <w:multiLevelType w:val="hybridMultilevel"/>
    <w:tmpl w:val="1CFA1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567AF"/>
    <w:multiLevelType w:val="hybridMultilevel"/>
    <w:tmpl w:val="499C5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35BCB"/>
    <w:multiLevelType w:val="hybridMultilevel"/>
    <w:tmpl w:val="13841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A0B27"/>
    <w:multiLevelType w:val="hybridMultilevel"/>
    <w:tmpl w:val="E1F07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C7E"/>
    <w:rsid w:val="00083EE6"/>
    <w:rsid w:val="000E2E05"/>
    <w:rsid w:val="0025050A"/>
    <w:rsid w:val="00257C7E"/>
    <w:rsid w:val="00296C62"/>
    <w:rsid w:val="002A0180"/>
    <w:rsid w:val="00366426"/>
    <w:rsid w:val="005302CE"/>
    <w:rsid w:val="006D3452"/>
    <w:rsid w:val="007A13C0"/>
    <w:rsid w:val="009A329D"/>
    <w:rsid w:val="009C030B"/>
    <w:rsid w:val="00A11544"/>
    <w:rsid w:val="00B42990"/>
    <w:rsid w:val="00BE5114"/>
    <w:rsid w:val="00C322BD"/>
    <w:rsid w:val="00CC2014"/>
    <w:rsid w:val="00DC0190"/>
    <w:rsid w:val="00DD23F3"/>
    <w:rsid w:val="00E90E28"/>
    <w:rsid w:val="00F16864"/>
    <w:rsid w:val="00FF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493AE"/>
  <w15:chartTrackingRefBased/>
  <w15:docId w15:val="{A08D7CFD-7FD6-4E52-8DAC-69105365A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C7E"/>
    <w:pPr>
      <w:ind w:left="720"/>
      <w:contextualSpacing/>
    </w:pPr>
  </w:style>
  <w:style w:type="paragraph" w:styleId="NoSpacing">
    <w:name w:val="No Spacing"/>
    <w:uiPriority w:val="1"/>
    <w:qFormat/>
    <w:rsid w:val="00C322BD"/>
    <w:pPr>
      <w:spacing w:after="0" w:line="240" w:lineRule="auto"/>
    </w:pPr>
  </w:style>
  <w:style w:type="character" w:customStyle="1" w:styleId="textlayer--absolute">
    <w:name w:val="textlayer--absolute"/>
    <w:basedOn w:val="DefaultParagraphFont"/>
    <w:rsid w:val="00C322BD"/>
  </w:style>
  <w:style w:type="paragraph" w:styleId="Revision">
    <w:name w:val="Revision"/>
    <w:hidden/>
    <w:uiPriority w:val="99"/>
    <w:semiHidden/>
    <w:rsid w:val="0036642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23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3F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OSU Edmon Low Library</Company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Nadella, Nithin</dc:creator>
  <cp:keywords/>
  <dc:description/>
  <cp:lastModifiedBy>Sai Tharuni Samineni</cp:lastModifiedBy>
  <cp:revision>8</cp:revision>
  <cp:lastPrinted>2022-03-07T22:57:00Z</cp:lastPrinted>
  <dcterms:created xsi:type="dcterms:W3CDTF">2022-03-07T23:06:00Z</dcterms:created>
  <dcterms:modified xsi:type="dcterms:W3CDTF">2022-03-08T03:29:00Z</dcterms:modified>
</cp:coreProperties>
</file>